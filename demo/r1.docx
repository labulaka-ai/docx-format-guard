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pPr/>
      <w:commentRangeStart w:id="0"/>
      <w:commentRangeStart w:id="1"/>
      <w:r>
        <w:t>深度学习（Deep Learning）在遥感影像分析中取得了显著进展，本文基于 Transformer 模型展开研究。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ins w:id="101" w:author="导师" w:date="2026-10-16T08:00:00Z">
        <w:r>
          <w:rPr>
            <w:sz w:val="30"/>
          </w:rPr>
          <w:t xml:space="preserve">（导师补充：需注明数据来源）</w:t>
        </w:r>
      </w:ins>
    </w:p>
    <w:p>
      <w:pPr/>
      <w:r>
        <w:t>实验在 3 个公开数据集上进行，</w:t>
      </w:r>
      <w:del w:id="102" w:author="导师" w:date="2026-10-16T08:00:00Z">
        <w:r>
          <w:delText xml:space="preserve">平均精度提升 2.5%。</w:delText>
        </w:r>
      </w:del>
    </w:p>
    <w:p>
      <w:pPr>
        <w:pStyle w:val="Caption"/>
      </w:pPr>
      <w:r>
        <w:t>图1-1 系统总体框架</w:t>
      </w:r>
    </w:p>
    <w:p>
      <w:pPr>
        <w:pStyle w:val="Heading2"/>
      </w:pPr>
      <w:r>
        <w:t>1.2 本文结构</w:t>
      </w:r>
    </w:p>
    <w:p>
      <w:pPr>
        <w:rPr>
          <w:ins w:id="105" w:author="导师" w:date="2026-10-16T08:00:00Z"/>
        </w:rPr>
        <w:pPrChange w:id="104" w:author="导师" w:date="2026-10-16T08:00:00Z">
          <w:pPr>
            <w:jc w:val="left"/>
          </w:pPr>
        </w:pPrChange>
      </w:pPr>
      <w:r>
        <w:rPr>
          <w:b/>
          <w:rPrChange w:id="103" w:author="导师" w:date="2026-10-16T08:00:00Z">
            <w:rPr/>
          </w:rPrChange>
        </w:rPr>
        <w:t>本文共分五章，各章内容安排如下。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导师" w:initials="DS" w:date="2026-10-17T02:04:24Z">
    <w:p w14:paraId="0D94C883">
      <w:pPr>
        <w:pStyle w:val="CommentText"/>
      </w:pPr>
      <w:r>
        <w:rPr>
          <w:rStyle w:val="CommentReference"/>
        </w:rPr>
        <w:annotationRef/>
      </w:r>
      <w:r>
        <w:t>这段缺少引用。</w:t>
      </w:r>
    </w:p>
  </w:comment>
  <w:comment w:id="1" w:author="学生" w:date="2026-10-17T05:21:33Z" w:initials="A">
    <w:p w14:paraId="79D58014" w14:textId="77777777">
      <w:pPr>
        <w:pStyle w:val="CommentText"/>
      </w:pPr>
      <w:r>
        <w:rPr>
          <w:rStyle w:val="CommentReference"/>
        </w:rPr>
        <w:annotationRef/>
      </w:r>
      <w:r>
        <w:t xml:space="preserve">已补充引用 [12]。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>
  <w15:commentEx w15:paraId="0D94C883" w15:done="0"/>
  <w15:commentEx w15:paraId="79D58014" w15:paraIdParent="0D94C88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示例大学硕士学位论文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Relationship Id="rId1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